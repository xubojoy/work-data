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BDD" w:rsidRDefault="00F64BDD">
      <w:pPr>
        <w:rPr>
          <w:rFonts w:ascii="仿宋" w:eastAsia="仿宋" w:hAnsi="仿宋" w:cs="仿宋" w:hint="eastAsia"/>
          <w:sz w:val="28"/>
          <w:szCs w:val="28"/>
        </w:rPr>
      </w:pPr>
      <w:r>
        <w:rPr>
          <w:rFonts w:ascii="仿宋" w:eastAsia="仿宋" w:hAnsi="仿宋" w:cs="仿宋" w:hint="eastAsia"/>
          <w:sz w:val="28"/>
          <w:szCs w:val="28"/>
        </w:rPr>
        <w:t>【协议说明】本协议是用户与北京英特莱特技有限公司之间关于使用“疯狂太医”服务所订立的协议。</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审慎阅读】用户在申请注册流程中点击同意本协议之前，应当认真阅读本协议。请用户务必审慎阅读、充分理解各条款内容，特别是免除或者限制责任的条款、法律适用和争议解决条款。如用户对协议有任何疑问，可向客服咨询。如用户未满18周岁，或以其他形式被限制民事行为能力，请在监护人的陪同下阅读本协议。</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【签约动作】当用户按照注册页面提示填写信息、阅读并同意本协议且完成全部注册程序后，即表示用户已充分阅读、理解并接受本协议的全部内容，并与</w:t>
      </w:r>
      <w:r w:rsidR="00D76DA2">
        <w:rPr>
          <w:rFonts w:ascii="仿宋" w:eastAsia="仿宋" w:hAnsi="仿宋" w:cs="仿宋" w:hint="eastAsia"/>
          <w:sz w:val="28"/>
          <w:szCs w:val="28"/>
        </w:rPr>
        <w:t>疯狂太医</w:t>
      </w:r>
      <w:r>
        <w:rPr>
          <w:rFonts w:ascii="仿宋" w:eastAsia="仿宋" w:hAnsi="仿宋" w:cs="仿宋" w:hint="eastAsia"/>
          <w:sz w:val="28"/>
          <w:szCs w:val="28"/>
        </w:rPr>
        <w:t>网站达成一致，成为</w:t>
      </w:r>
      <w:r w:rsidR="00D76DA2">
        <w:rPr>
          <w:rFonts w:ascii="仿宋" w:eastAsia="仿宋" w:hAnsi="仿宋" w:cs="仿宋" w:hint="eastAsia"/>
          <w:sz w:val="28"/>
          <w:szCs w:val="28"/>
        </w:rPr>
        <w:t>疯狂太医</w:t>
      </w:r>
      <w:r>
        <w:rPr>
          <w:rFonts w:ascii="仿宋" w:eastAsia="仿宋" w:hAnsi="仿宋" w:cs="仿宋" w:hint="eastAsia"/>
          <w:sz w:val="28"/>
          <w:szCs w:val="28"/>
        </w:rPr>
        <w:t>平台用户。阅读本协议的过程中，如果用户不同意本协议或其中任何条款约定，用户应立即停止注册程序。用户对本程序的继续使用将被认为是对本协议全部条款无保留的接受和遵守。</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【词汇定义】本文中所用词汇定义如下：</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疯狂太医：</w:t>
      </w:r>
      <w:r w:rsidR="00D76DA2" w:rsidRPr="00D76DA2">
        <w:rPr>
          <w:rFonts w:ascii="仿宋" w:eastAsia="仿宋" w:hAnsi="仿宋" w:cs="仿宋" w:hint="eastAsia"/>
          <w:sz w:val="28"/>
          <w:szCs w:val="28"/>
        </w:rPr>
        <w:t>一个史上最有温度的太医，用一种严谨的态度给你讲述好玩的宫廷养生知识，江湖人称“疯狂太医”。</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用户：指阅读并同意本协议内容，经过疯狂太医注册程序成为疯狂太医各项服务使用者的单位或个人。</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疯狂太医管理规定：指包括本协议在内的，由用户签署，或由疯狂太医在移动应用、网站或在纸媒等其他平台展示的，具有规范用户行为作用的各类规定、提示、声明文件。</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一、用户及注册</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1.1 疯狂太医提供手机验证码登录。用户的手机验证安全需由用户自行确保；用户应当对以用户的帐号进行的所有活动和事件负法律责任。</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1.2 用户注册时，在账号名称、头像和简介等注册信息中不得出现违法和不良信</w:t>
      </w:r>
      <w:r>
        <w:rPr>
          <w:rFonts w:ascii="仿宋" w:eastAsia="仿宋" w:hAnsi="仿宋" w:cs="仿宋" w:hint="eastAsia"/>
          <w:sz w:val="28"/>
          <w:szCs w:val="28"/>
        </w:rPr>
        <w:lastRenderedPageBreak/>
        <w:t>息，否则疯狂太医有权拒绝提供服务，并删除该账号。</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1.3 如有必要，疯狂太医有权采取合理方式对用户的身份进行核实，并仅对通过认证的医生提供相应服务。用户未能通过身份认证的，疯狂太医有权停止服务并将网页认证关联信息删除。</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二、服务内容</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2.1 疯狂太医作为互联网健康养生体验APP，对注册用户的健康理疗提出养生保健意见，致力于用户养生健康。</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2.2疯狂太医通过对注册用户舌诊，以拍照对用户舌苔判断用户养生保健需要注意事项，提出健康生活的养生计划。</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2.3疯狂太医根据注册用户填写身体健康状况表格，为注册用户推荐养生保健膏方与饮品，增强用户身体免疫力，力图规避用户潜在疾病。</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2.4疯狂太医服务不属于医疗行为，上述各项服务代表医生医嘱、处方、医疗保健信息，用户应当谨慎使用，因个人体质差异，用户应当在咨询专业医师下饮用。</w:t>
      </w:r>
    </w:p>
    <w:p w:rsidR="00F64BDD" w:rsidRDefault="00F64BDD">
      <w:pPr>
        <w:numPr>
          <w:ilvl w:val="0"/>
          <w:numId w:val="1"/>
        </w:numPr>
        <w:rPr>
          <w:rFonts w:ascii="仿宋" w:eastAsia="仿宋" w:hAnsi="仿宋" w:cs="仿宋" w:hint="eastAsia"/>
          <w:sz w:val="28"/>
          <w:szCs w:val="28"/>
        </w:rPr>
      </w:pPr>
      <w:r>
        <w:rPr>
          <w:rFonts w:ascii="仿宋" w:eastAsia="仿宋" w:hAnsi="仿宋" w:cs="仿宋" w:hint="eastAsia"/>
          <w:sz w:val="28"/>
          <w:szCs w:val="28"/>
        </w:rPr>
        <w:t>服务承诺</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3.1疯狂太医本着用户至上原则，为提高用户观感及体验效果，不断更新技术完善服务，推荐用户安装、更新新版本。</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3.2疯狂太医愿与用户一道为提高用户身体健康，确保正确的健康养生方式，推荐养生体验方式，并在用户要求下</w:t>
      </w:r>
      <w:ins w:id="0" w:author="lihanning" w:date="2016-04-20T15:25:00Z">
        <w:r w:rsidR="00491459">
          <w:rPr>
            <w:rFonts w:ascii="仿宋" w:eastAsia="仿宋" w:hAnsi="仿宋" w:cs="仿宋" w:hint="eastAsia"/>
            <w:color w:val="FF0000"/>
            <w:sz w:val="28"/>
            <w:szCs w:val="28"/>
          </w:rPr>
          <w:t>合理</w:t>
        </w:r>
      </w:ins>
      <w:r>
        <w:rPr>
          <w:rFonts w:ascii="仿宋" w:eastAsia="仿宋" w:hAnsi="仿宋" w:cs="仿宋" w:hint="eastAsia"/>
          <w:sz w:val="28"/>
          <w:szCs w:val="28"/>
        </w:rPr>
        <w:t>推荐专业中医专家及保健按摩技师，由用户与医师及技师单独沟通体验养生保健。</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3.3疯狂太医客户端作为诚信互联网产品严格为用户一切个人信息保密，非经用户本人允许及公检法部门持证检查，本客户端绝不保证不向任何第三方透露。</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四、用户权利和义务</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4.1注册用户有权利用注册账号登录疯狂太医客户端，并有权查看个人信息及订</w:t>
      </w:r>
      <w:r>
        <w:rPr>
          <w:rFonts w:ascii="仿宋" w:eastAsia="仿宋" w:hAnsi="仿宋" w:cs="仿宋" w:hint="eastAsia"/>
          <w:sz w:val="28"/>
          <w:szCs w:val="28"/>
        </w:rPr>
        <w:lastRenderedPageBreak/>
        <w:t>单信息；</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4.2注册用户有权对注册账号时用户名和密码进行修改，完善个人信息；</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4.3注册用户应当发布真实有效的个人信息，对个人注册及填写信息客户端信息的真实性负责；</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4.4注册用户不得发布违法违规信息包括但不限于涉及黄色、暴力、反党反政府的文字、图片；</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4.5注册用户应当遵守医院医师的医嘱，慎重选择是否使用推荐产品，对自己身体健康状况如实性承担责任；</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4.6注册用户应当遵守疯狂太医客户端基本要求，规范行为，不得利用注册账号及密码窃取疯狂太医技术秘密及技术资料。</w:t>
      </w:r>
    </w:p>
    <w:p w:rsidR="00F64BDD" w:rsidRDefault="00F64BDD">
      <w:pPr>
        <w:numPr>
          <w:ilvl w:val="0"/>
          <w:numId w:val="2"/>
        </w:numPr>
        <w:rPr>
          <w:rFonts w:ascii="仿宋" w:eastAsia="仿宋" w:hAnsi="仿宋" w:cs="仿宋" w:hint="eastAsia"/>
          <w:sz w:val="28"/>
          <w:szCs w:val="28"/>
        </w:rPr>
      </w:pPr>
      <w:r>
        <w:rPr>
          <w:rFonts w:ascii="仿宋" w:eastAsia="仿宋" w:hAnsi="仿宋" w:cs="仿宋" w:hint="eastAsia"/>
          <w:sz w:val="28"/>
          <w:szCs w:val="28"/>
        </w:rPr>
        <w:t>疯狂太医的权利和义务</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5.1疯狂太医客户端及公司有权保管注册用户个人资料及信息；</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5.2疯狂太医有权在现有技术上维护整个网络平台的正常运行，并努力提升和改进技术，使用户方便网上交流、互助得以顺利进行；</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5.2疯狂太医有权针对不当行为或用户发布违法违规行为终止服务，并删除相关信息。</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5.3疯狂太医应当为客户保密，对不当窃取用户个人信息行为予以制止。</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5.4疯狂太医有权对用户的注册数据及活动行为进行查阅，发现注册数据或活动行为中存在任何问题或怀疑，均有权向用户发出询问及要求改正的通知或者直接作出删除等处理；</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5.5经国家生效法律文书或行政处罚决定确认用户存在违法行为，或者疯狂太医有足够事实依据可以认定用户存在违法或违反管理规定的行为的，</w:t>
      </w:r>
      <w:r w:rsidR="00D76DA2">
        <w:rPr>
          <w:rFonts w:ascii="仿宋" w:eastAsia="仿宋" w:hAnsi="仿宋" w:cs="仿宋" w:hint="eastAsia"/>
          <w:sz w:val="28"/>
          <w:szCs w:val="28"/>
        </w:rPr>
        <w:t>疯狂太医</w:t>
      </w:r>
      <w:r>
        <w:rPr>
          <w:rFonts w:ascii="仿宋" w:eastAsia="仿宋" w:hAnsi="仿宋" w:cs="仿宋" w:hint="eastAsia"/>
          <w:sz w:val="28"/>
          <w:szCs w:val="28"/>
        </w:rPr>
        <w:t>有权以合理方式公布用户的违法行为；</w:t>
      </w:r>
    </w:p>
    <w:p w:rsidR="00F64BDD" w:rsidRDefault="00F64BDD">
      <w:pPr>
        <w:rPr>
          <w:rFonts w:ascii="仿宋" w:eastAsia="仿宋" w:hAnsi="仿宋" w:cs="仿宋" w:hint="eastAsia"/>
          <w:sz w:val="28"/>
          <w:szCs w:val="28"/>
        </w:rPr>
      </w:pPr>
      <w:r>
        <w:rPr>
          <w:rFonts w:ascii="仿宋" w:eastAsia="仿宋" w:hAnsi="仿宋" w:cs="仿宋" w:hint="eastAsia"/>
          <w:sz w:val="28"/>
          <w:szCs w:val="28"/>
        </w:rPr>
        <w:lastRenderedPageBreak/>
        <w:t>5.6疯狂太医服务的具体内容由疯狂太医经营者提供，疯狂太医经营者保留随时变更、中断或终止部分或全部网络服务的权利。</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六、服务的变更、中断、终止</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1、因设备维修或更换、故障和通信中断等技术原因而中断业务，疯狂太医所有方可视情况事前或事后通知用户。</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2、疯狂太医临时中断业务时将在疯狂太医网站公告。</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3、当疯狂太医用户发生如下情况时，疯狂太医可单方面终止本协议，取消用户继续使用疯狂太医产品及服务的资格：</w:t>
      </w:r>
      <w:r>
        <w:rPr>
          <w:rFonts w:ascii="仿宋" w:eastAsia="仿宋" w:hAnsi="仿宋" w:cs="仿宋" w:hint="eastAsia"/>
          <w:sz w:val="28"/>
          <w:szCs w:val="28"/>
        </w:rPr>
        <w:br/>
        <w:t>（1） 用户死亡；</w:t>
      </w:r>
      <w:r>
        <w:rPr>
          <w:rFonts w:ascii="仿宋" w:eastAsia="仿宋" w:hAnsi="仿宋" w:cs="仿宋" w:hint="eastAsia"/>
          <w:sz w:val="28"/>
          <w:szCs w:val="28"/>
        </w:rPr>
        <w:br/>
        <w:t>（2） 盗用他人的个人信息或手机；</w:t>
      </w:r>
      <w:r>
        <w:rPr>
          <w:rFonts w:ascii="仿宋" w:eastAsia="仿宋" w:hAnsi="仿宋" w:cs="仿宋" w:hint="eastAsia"/>
          <w:sz w:val="28"/>
          <w:szCs w:val="28"/>
        </w:rPr>
        <w:br/>
        <w:t>（3） 注册用户时提供虚假信息；</w:t>
      </w:r>
      <w:r>
        <w:rPr>
          <w:rFonts w:ascii="仿宋" w:eastAsia="仿宋" w:hAnsi="仿宋" w:cs="仿宋" w:hint="eastAsia"/>
          <w:sz w:val="28"/>
          <w:szCs w:val="28"/>
        </w:rPr>
        <w:br/>
        <w:t>（4） 以非法手段（包括且不限于黑客攻击等）来获取用户信息或客户端服务的；</w:t>
      </w:r>
      <w:r>
        <w:rPr>
          <w:rFonts w:ascii="仿宋" w:eastAsia="仿宋" w:hAnsi="仿宋" w:cs="仿宋" w:hint="eastAsia"/>
          <w:sz w:val="28"/>
          <w:szCs w:val="28"/>
        </w:rPr>
        <w:br/>
        <w:t>（5） 妨碍其他用户的正常使用；</w:t>
      </w:r>
      <w:r>
        <w:rPr>
          <w:rFonts w:ascii="仿宋" w:eastAsia="仿宋" w:hAnsi="仿宋" w:cs="仿宋" w:hint="eastAsia"/>
          <w:sz w:val="28"/>
          <w:szCs w:val="28"/>
        </w:rPr>
        <w:br/>
        <w:t>（6） 伪称是疯狂太医的工作人员或管理人员；</w:t>
      </w:r>
      <w:r>
        <w:rPr>
          <w:rFonts w:ascii="仿宋" w:eastAsia="仿宋" w:hAnsi="仿宋" w:cs="仿宋" w:hint="eastAsia"/>
          <w:sz w:val="28"/>
          <w:szCs w:val="28"/>
        </w:rPr>
        <w:br/>
        <w:t>（7） 擅自强行更改酷划在线的计算机系统，或威胁侵入系统；</w:t>
      </w:r>
      <w:r>
        <w:rPr>
          <w:rFonts w:ascii="仿宋" w:eastAsia="仿宋" w:hAnsi="仿宋" w:cs="仿宋" w:hint="eastAsia"/>
          <w:sz w:val="28"/>
          <w:szCs w:val="28"/>
        </w:rPr>
        <w:br/>
        <w:t>（8） 擅自传播谣言，用各种手段来毁损疯狂太医的名誉与妨碍疯狂太医的正常营业；</w:t>
      </w:r>
      <w:r>
        <w:rPr>
          <w:rFonts w:ascii="仿宋" w:eastAsia="仿宋" w:hAnsi="仿宋" w:cs="仿宋" w:hint="eastAsia"/>
          <w:sz w:val="28"/>
          <w:szCs w:val="28"/>
        </w:rPr>
        <w:br/>
        <w:t>（9） 利用疯狂太医的产品及服务宣传垃圾广告；</w:t>
      </w:r>
      <w:r>
        <w:rPr>
          <w:rFonts w:ascii="仿宋" w:eastAsia="仿宋" w:hAnsi="仿宋" w:cs="仿宋" w:hint="eastAsia"/>
          <w:sz w:val="28"/>
          <w:szCs w:val="28"/>
        </w:rPr>
        <w:br/>
        <w:t>（10） 其他违反本协议的行为及违法行为。</w:t>
      </w:r>
      <w:r>
        <w:rPr>
          <w:rFonts w:ascii="仿宋" w:eastAsia="仿宋" w:hAnsi="仿宋" w:cs="仿宋" w:hint="eastAsia"/>
          <w:sz w:val="28"/>
          <w:szCs w:val="28"/>
        </w:rPr>
        <w:br/>
        <w:t>七、免责声明</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7.1 疯狂太医不承诺网络服务尽可能满足用户的要求，但不承诺网络服务不会中断，对网络服务的及时性、安全性、准确性也都不作承诺。</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7.2疯狂太医不对所提供的舌诊完全医疗合规性做出承诺，仅是对用户健康状况</w:t>
      </w:r>
      <w:r>
        <w:rPr>
          <w:rFonts w:ascii="仿宋" w:eastAsia="仿宋" w:hAnsi="仿宋" w:cs="仿宋" w:hint="eastAsia"/>
          <w:sz w:val="28"/>
          <w:szCs w:val="28"/>
        </w:rPr>
        <w:lastRenderedPageBreak/>
        <w:t>一般判断，该判断不属于医疗行为，客户端所提供养生保健意见不属于医嘱。</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7.3 用户应当综合根据自己的体质及身体状况饮用膏方及代茶饮谨慎使用，禁忌及限制使用人员当面寻求医师药师的医嘱许可后方可使用。</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八、知识产权</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疯狂太医的商标、广告业务以及所提供的有关广告内容的知识产权都归属于疯狂太医。 用户从疯狂太医客户端获得的信息内容不经酷划在线的许可不能擅自复制、发布与出版。</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九、违约赔偿</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9.1用户违反有关法律、法规或疯狂太医管理规定而给疯狂太医或任何其他第三人造成损失，应当由用户承担此造成的损害赔偿责任。</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9.2用户违反本协议内容即构成违约，疯狂太医客户端有权要求违约用户承担违约责任，并可以注销其用户，终止服务，后果由用户己方承担。</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十、 其他</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10.1疯狂太医郑重提醒用户注意本协议中免除责任和限制用户权利的条款，请用户仔细阅读，自主考虑风险。 未成年人应在法定监护人的陪同下阅读本协议。</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10.2本协议的效力、解释及纠纷的解决，适用于中华人民共和国法律。若用户和疯狂太医之间发生任何纠纷或争议， 首先应友好协商解决，协商不成的，用户同意将纠纷或争议提交疯狂太医所有方的住所地有管辖权的人民法院管辖。</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10.3本协议的任何条款无论因何种原因无效或不具可执行性，其余条款仍有效，对双方具有约束力。</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10.4本协议的版权由疯狂太医所有，并保留一切解释和修改的权力。</w:t>
      </w:r>
    </w:p>
    <w:p w:rsidR="00F64BDD" w:rsidRDefault="00F64BDD">
      <w:pPr>
        <w:rPr>
          <w:rFonts w:ascii="仿宋" w:eastAsia="仿宋" w:hAnsi="仿宋" w:cs="仿宋" w:hint="eastAsia"/>
          <w:sz w:val="28"/>
          <w:szCs w:val="28"/>
        </w:rPr>
      </w:pPr>
      <w:r>
        <w:rPr>
          <w:rFonts w:ascii="仿宋" w:eastAsia="仿宋" w:hAnsi="仿宋" w:cs="仿宋" w:hint="eastAsia"/>
          <w:sz w:val="28"/>
          <w:szCs w:val="28"/>
        </w:rPr>
        <w:t>10.5本协议自用户注册确认认可后起成立生效。</w:t>
      </w:r>
    </w:p>
    <w:p w:rsidR="00F64BDD" w:rsidRDefault="00F64BDD">
      <w:pPr>
        <w:rPr>
          <w:rFonts w:ascii="仿宋" w:eastAsia="仿宋" w:hAnsi="仿宋" w:cs="仿宋" w:hint="eastAsia"/>
          <w:sz w:val="28"/>
          <w:szCs w:val="28"/>
        </w:rPr>
      </w:pPr>
    </w:p>
    <w:sectPr w:rsidR="00F64BDD">
      <w:pgSz w:w="11906" w:h="16838"/>
      <w:pgMar w:top="1021" w:right="1021" w:bottom="1021" w:left="102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57AF" w:rsidRDefault="008657AF" w:rsidP="00D76DA2">
      <w:r>
        <w:separator/>
      </w:r>
    </w:p>
  </w:endnote>
  <w:endnote w:type="continuationSeparator" w:id="0">
    <w:p w:rsidR="008657AF" w:rsidRDefault="008657AF" w:rsidP="00D76D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57AF" w:rsidRDefault="008657AF" w:rsidP="00D76DA2">
      <w:r>
        <w:separator/>
      </w:r>
    </w:p>
  </w:footnote>
  <w:footnote w:type="continuationSeparator" w:id="0">
    <w:p w:rsidR="008657AF" w:rsidRDefault="008657AF" w:rsidP="00D76DA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16FAE7"/>
    <w:multiLevelType w:val="singleLevel"/>
    <w:tmpl w:val="5716FAE7"/>
    <w:lvl w:ilvl="0">
      <w:start w:val="3"/>
      <w:numFmt w:val="chineseCounting"/>
      <w:suff w:val="nothing"/>
      <w:lvlText w:val="%1、"/>
      <w:lvlJc w:val="left"/>
    </w:lvl>
  </w:abstractNum>
  <w:abstractNum w:abstractNumId="1">
    <w:nsid w:val="5717107E"/>
    <w:multiLevelType w:val="singleLevel"/>
    <w:tmpl w:val="5717107E"/>
    <w:lvl w:ilvl="0">
      <w:start w:val="5"/>
      <w:numFmt w:val="chineseCounting"/>
      <w:suff w:val="nothing"/>
      <w:lvlText w:val="%1、"/>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trackRevisions/>
  <w:defaultTabStop w:val="420"/>
  <w:drawingGridVerticalSpacing w:val="156"/>
  <w:noPunctuationKerning/>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005355F5"/>
    <w:rsid w:val="00014227"/>
    <w:rsid w:val="00063510"/>
    <w:rsid w:val="00094DCC"/>
    <w:rsid w:val="000966CB"/>
    <w:rsid w:val="000B2904"/>
    <w:rsid w:val="00150F8A"/>
    <w:rsid w:val="001675CD"/>
    <w:rsid w:val="00190CE5"/>
    <w:rsid w:val="001A78BB"/>
    <w:rsid w:val="001E6C0C"/>
    <w:rsid w:val="0020669D"/>
    <w:rsid w:val="00217689"/>
    <w:rsid w:val="002A5726"/>
    <w:rsid w:val="002B6919"/>
    <w:rsid w:val="002B7CAC"/>
    <w:rsid w:val="002C6D7A"/>
    <w:rsid w:val="002C7805"/>
    <w:rsid w:val="002D5A50"/>
    <w:rsid w:val="002D6F52"/>
    <w:rsid w:val="00335C26"/>
    <w:rsid w:val="003A00EB"/>
    <w:rsid w:val="003E2FD4"/>
    <w:rsid w:val="003F69B1"/>
    <w:rsid w:val="00491459"/>
    <w:rsid w:val="004B3047"/>
    <w:rsid w:val="004C541D"/>
    <w:rsid w:val="005355F5"/>
    <w:rsid w:val="00586548"/>
    <w:rsid w:val="0059279B"/>
    <w:rsid w:val="005B177C"/>
    <w:rsid w:val="005C4D03"/>
    <w:rsid w:val="005E173B"/>
    <w:rsid w:val="005F5FFC"/>
    <w:rsid w:val="00601D82"/>
    <w:rsid w:val="00667A7D"/>
    <w:rsid w:val="0070557A"/>
    <w:rsid w:val="00736DDC"/>
    <w:rsid w:val="00737691"/>
    <w:rsid w:val="00760E64"/>
    <w:rsid w:val="0078764C"/>
    <w:rsid w:val="007A2361"/>
    <w:rsid w:val="008342FB"/>
    <w:rsid w:val="0084363A"/>
    <w:rsid w:val="00851CBF"/>
    <w:rsid w:val="008621D2"/>
    <w:rsid w:val="008657AF"/>
    <w:rsid w:val="008708B4"/>
    <w:rsid w:val="00887CDE"/>
    <w:rsid w:val="008937A0"/>
    <w:rsid w:val="00896E6D"/>
    <w:rsid w:val="008972C0"/>
    <w:rsid w:val="008B2E9A"/>
    <w:rsid w:val="009C03F0"/>
    <w:rsid w:val="009C5173"/>
    <w:rsid w:val="009E10ED"/>
    <w:rsid w:val="00A24EA4"/>
    <w:rsid w:val="00A40D66"/>
    <w:rsid w:val="00AE308E"/>
    <w:rsid w:val="00AF2B12"/>
    <w:rsid w:val="00B0683C"/>
    <w:rsid w:val="00B1458E"/>
    <w:rsid w:val="00B3476E"/>
    <w:rsid w:val="00B84558"/>
    <w:rsid w:val="00BD2713"/>
    <w:rsid w:val="00BE4FE9"/>
    <w:rsid w:val="00BF6DEE"/>
    <w:rsid w:val="00BF7772"/>
    <w:rsid w:val="00C0104D"/>
    <w:rsid w:val="00C1435B"/>
    <w:rsid w:val="00C415B7"/>
    <w:rsid w:val="00C93353"/>
    <w:rsid w:val="00C95EBF"/>
    <w:rsid w:val="00CC130C"/>
    <w:rsid w:val="00CD59D7"/>
    <w:rsid w:val="00D2638D"/>
    <w:rsid w:val="00D76DA2"/>
    <w:rsid w:val="00D848BB"/>
    <w:rsid w:val="00D876E8"/>
    <w:rsid w:val="00DD3B10"/>
    <w:rsid w:val="00DD7635"/>
    <w:rsid w:val="00E01FB8"/>
    <w:rsid w:val="00E12C15"/>
    <w:rsid w:val="00E37EDB"/>
    <w:rsid w:val="00E975B4"/>
    <w:rsid w:val="00EA5CB4"/>
    <w:rsid w:val="00EB7698"/>
    <w:rsid w:val="00ED0C56"/>
    <w:rsid w:val="00F12C30"/>
    <w:rsid w:val="00F335E3"/>
    <w:rsid w:val="00F64BDD"/>
    <w:rsid w:val="00F731F4"/>
    <w:rsid w:val="00F910C9"/>
    <w:rsid w:val="00FC4EA3"/>
    <w:rsid w:val="00FF1D11"/>
    <w:rsid w:val="033E20AA"/>
    <w:rsid w:val="2677150E"/>
    <w:rsid w:val="3C5E5C97"/>
    <w:rsid w:val="532C3F0B"/>
    <w:rsid w:val="576140D1"/>
    <w:rsid w:val="6CDC532D"/>
    <w:rsid w:val="6E3B35E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rPr>
      <w:kern w:val="2"/>
      <w:sz w:val="18"/>
      <w:szCs w:val="18"/>
    </w:rPr>
  </w:style>
  <w:style w:type="character" w:customStyle="1" w:styleId="Char0">
    <w:name w:val="页脚 Char"/>
    <w:basedOn w:val="a0"/>
    <w:link w:val="a4"/>
    <w:rPr>
      <w:kern w:val="2"/>
      <w:sz w:val="18"/>
      <w:szCs w:val="18"/>
    </w:rPr>
  </w:style>
  <w:style w:type="paragraph" w:styleId="a3">
    <w:name w:val="header"/>
    <w:basedOn w:val="a"/>
    <w:link w:val="Char"/>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0"/>
    <w:pPr>
      <w:tabs>
        <w:tab w:val="center" w:pos="4153"/>
        <w:tab w:val="right" w:pos="8306"/>
      </w:tabs>
      <w:snapToGrid w:val="0"/>
      <w:jc w:val="left"/>
    </w:pPr>
    <w:rPr>
      <w:sz w:val="18"/>
      <w:szCs w:val="18"/>
    </w:rPr>
  </w:style>
  <w:style w:type="paragraph" w:styleId="a5">
    <w:name w:val="Balloon Text"/>
    <w:basedOn w:val="a"/>
    <w:link w:val="Char1"/>
    <w:rsid w:val="00D76DA2"/>
    <w:rPr>
      <w:sz w:val="18"/>
      <w:szCs w:val="18"/>
    </w:rPr>
  </w:style>
  <w:style w:type="character" w:customStyle="1" w:styleId="Char1">
    <w:name w:val="批注框文本 Char"/>
    <w:basedOn w:val="a0"/>
    <w:link w:val="a5"/>
    <w:rsid w:val="00D76DA2"/>
    <w:rPr>
      <w:kern w:val="2"/>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449</Words>
  <Characters>2565</Characters>
  <Application>Microsoft Office Word</Application>
  <DocSecurity>0</DocSecurity>
  <PresentationFormat/>
  <Lines>21</Lines>
  <Paragraphs>6</Paragraphs>
  <Slides>0</Slides>
  <Notes>0</Notes>
  <HiddenSlides>0</HiddenSlides>
  <MMClips>0</MMClips>
  <ScaleCrop>false</ScaleCrop>
  <Company>csiceg</Company>
  <LinksUpToDate>false</LinksUpToDate>
  <CharactersWithSpaces>3008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湖南省普通高校毕业生和毕业生研究生就业调整改派申请表</dc:title>
  <dc:creator>webmaster</dc:creator>
  <cp:lastModifiedBy>Administrator</cp:lastModifiedBy>
  <cp:revision>2</cp:revision>
  <cp:lastPrinted>2013-04-17T02:15:00Z</cp:lastPrinted>
  <dcterms:created xsi:type="dcterms:W3CDTF">2016-05-04T07:53:00Z</dcterms:created>
  <dcterms:modified xsi:type="dcterms:W3CDTF">2016-05-04T07:53:00Z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